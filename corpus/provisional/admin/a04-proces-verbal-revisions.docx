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after="0"/>
      </w:pPr>
      <w:r>
        <w:rPr>
          <w:b/>
          <w:bCs/>
          <w:sz w:val="20"/>
          <w:szCs w:val="20"/>
        </w:rPr>
        <w:t xml:space="preserve">COMMUNE DE VALMONT-SUR-OURSE</w:t>
      </w:r>
    </w:p>
    <w:p>
      <w:pPr>
        <w:spacing w:after="360"/>
      </w:pPr>
      <w:r>
        <w:rPr>
          <w:sz w:val="18"/>
          <w:szCs w:val="18"/>
        </w:rPr>
        <w:t xml:space="preserve">Comité social territorial – formation spécialisée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PROCÈS-VERBAL DE LA SÉANCE DU 12 FÉVRIER 2026</w:t>
      </w:r>
    </w:p>
    <w:p>
      <w:pPr>
        <w:spacing w:after="240"/>
        <w:jc w:val="center"/>
      </w:pPr>
      <w:r>
        <w:rPr>
          <w:i/>
          <w:iCs/>
        </w:rPr>
        <w:t xml:space="preserve">Séance ouverte à 9 h 35 – salle du conseil</w:t>
      </w:r>
    </w:p>
    <w:p>
      <w:pPr>
        <w:pStyle w:val="Titre1"/>
      </w:pPr>
      <w:r>
        <w:t xml:space="preserve">Composition et présences</w:t>
      </w:r>
    </w:p>
    <w:tbl>
      <w:tblPr>
        <w:tblW w:w="9639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814"/>
        <w:gridCol w:w="1134"/>
        <w:gridCol w:w="1134"/>
        <w:gridCol w:w="3005"/>
      </w:tblGrid>
      <w:tr>
        <w:trPr>
          <w:tblHeader/>
        </w:trPr>
        <w:tc>
          <w:tcPr>
            <w:tcW w:w="2552" w:type="dxa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w="1814" w:type="dxa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Collège</w:t>
            </w:r>
          </w:p>
        </w:tc>
        <w:tc>
          <w:tcPr>
            <w:tcW w:w="1134" w:type="dxa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Présent</w:t>
            </w:r>
          </w:p>
        </w:tc>
        <w:tc>
          <w:tcPr>
            <w:tcW w:w="1134" w:type="dxa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Excusé</w:t>
            </w:r>
          </w:p>
        </w:tc>
        <w:tc>
          <w:tcPr>
            <w:tcW w:w="3005" w:type="dxa"/>
            <w:shd w:val="clear" w:color="auto" w:fill="D9D9D9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Pouvoir à</w:t>
            </w:r>
          </w:p>
        </w:tc>
      </w:tr>
      <w:tr>
        <w:tc>
          <w:tcPr>
            <w:tcW w:w="2552" w:type="dxa"/>
          </w:tcPr>
          <w:p>
            <w:pPr>
              <w:spacing w:after="0"/>
            </w:pPr>
            <w:r>
              <w:t xml:space="preserve">Mme A. Exemple</w:t>
            </w:r>
          </w:p>
        </w:tc>
        <w:tc>
          <w:tcPr>
            <w:tcW w:w="1814" w:type="dxa"/>
          </w:tcPr>
          <w:p>
            <w:pPr>
              <w:spacing w:after="0"/>
              <w:jc w:val="center"/>
            </w:pPr>
            <w:r>
              <w:t xml:space="preserve">employeur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w="3005" w:type="dxa"/>
          </w:tcPr>
          <w:p>
            <w:pPr>
              <w:spacing w:after="0"/>
            </w:pPr>
          </w:p>
        </w:tc>
      </w:tr>
      <w:tr>
        <w:tc>
          <w:tcPr>
            <w:tcW w:w="2552" w:type="dxa"/>
          </w:tcPr>
          <w:p>
            <w:pPr>
              <w:spacing w:after="0"/>
            </w:pPr>
            <w:r>
              <w:t xml:space="preserve">M. B. Exemple</w:t>
            </w:r>
          </w:p>
        </w:tc>
        <w:tc>
          <w:tcPr>
            <w:tcW w:w="1814" w:type="dxa"/>
          </w:tcPr>
          <w:p>
            <w:pPr>
              <w:spacing w:after="0"/>
              <w:jc w:val="center"/>
            </w:pPr>
            <w:r>
              <w:t xml:space="preserve">employeur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w="3005" w:type="dxa"/>
          </w:tcPr>
          <w:p>
            <w:pPr>
              <w:spacing w:after="0"/>
            </w:pPr>
          </w:p>
        </w:tc>
      </w:tr>
      <w:tr>
        <w:tc>
          <w:tcPr>
            <w:tcW w:w="2552" w:type="dxa"/>
          </w:tcPr>
          <w:p>
            <w:pPr>
              <w:spacing w:after="0"/>
            </w:pPr>
            <w:r>
              <w:t xml:space="preserve">Mme C. Exemple</w:t>
            </w:r>
          </w:p>
        </w:tc>
        <w:tc>
          <w:tcPr>
            <w:tcW w:w="1814" w:type="dxa"/>
          </w:tcPr>
          <w:p>
            <w:pPr>
              <w:spacing w:after="0"/>
              <w:jc w:val="center"/>
            </w:pPr>
            <w:r>
              <w:t xml:space="preserve">employeur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3005" w:type="dxa"/>
          </w:tcPr>
          <w:p>
            <w:pPr>
              <w:spacing w:after="0"/>
            </w:pPr>
            <w:r>
              <w:t xml:space="preserve">Mme A. Exemple</w:t>
            </w:r>
          </w:p>
        </w:tc>
      </w:tr>
      <w:tr>
        <w:tc>
          <w:tcPr>
            <w:tcW w:w="2552" w:type="dxa"/>
          </w:tcPr>
          <w:p>
            <w:pPr>
              <w:spacing w:after="0"/>
            </w:pPr>
            <w:r>
              <w:t xml:space="preserve">M. D. Exemple</w:t>
            </w:r>
          </w:p>
        </w:tc>
        <w:tc>
          <w:tcPr>
            <w:tcW w:w="1814" w:type="dxa"/>
          </w:tcPr>
          <w:p>
            <w:pPr>
              <w:spacing w:after="0"/>
              <w:jc w:val="center"/>
            </w:pPr>
            <w:r>
              <w:t xml:space="preserve">personnel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w="3005" w:type="dxa"/>
          </w:tcPr>
          <w:p>
            <w:pPr>
              <w:spacing w:after="0"/>
            </w:pPr>
          </w:p>
        </w:tc>
      </w:tr>
      <w:tr>
        <w:tc>
          <w:tcPr>
            <w:tcW w:w="2552" w:type="dxa"/>
          </w:tcPr>
          <w:p>
            <w:pPr>
              <w:spacing w:after="0"/>
            </w:pPr>
            <w:r>
              <w:t xml:space="preserve">Mme E. Exemple</w:t>
            </w:r>
          </w:p>
        </w:tc>
        <w:tc>
          <w:tcPr>
            <w:tcW w:w="1814" w:type="dxa"/>
          </w:tcPr>
          <w:p>
            <w:pPr>
              <w:spacing w:after="0"/>
              <w:jc w:val="center"/>
            </w:pPr>
            <w:r>
              <w:t xml:space="preserve">personnel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w="3005" w:type="dxa"/>
          </w:tcPr>
          <w:p>
            <w:pPr>
              <w:spacing w:after="0"/>
            </w:pPr>
          </w:p>
        </w:tc>
      </w:tr>
      <w:tr>
        <w:tc>
          <w:tcPr>
            <w:tcW w:w="2552" w:type="dxa"/>
          </w:tcPr>
          <w:p>
            <w:pPr>
              <w:spacing w:after="0"/>
            </w:pPr>
            <w:r>
              <w:t xml:space="preserve">M. F. Exemple</w:t>
            </w:r>
          </w:p>
        </w:tc>
        <w:tc>
          <w:tcPr>
            <w:tcW w:w="1814" w:type="dxa"/>
          </w:tcPr>
          <w:p>
            <w:pPr>
              <w:spacing w:after="0"/>
              <w:jc w:val="center"/>
            </w:pPr>
            <w:r>
              <w:t xml:space="preserve">personnel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w="1134" w:type="dxa"/>
            <w:vAlign w:val="center"/>
          </w:tcPr>
          <w:p>
            <w:pPr>
              <w:spacing w:after="0"/>
              <w:jc w:val="center"/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3005" w:type="dxa"/>
          </w:tcPr>
          <w:p>
            <w:pPr>
              <w:spacing w:after="0"/>
            </w:pPr>
          </w:p>
        </w:tc>
      </w:tr>
      <w:tr>
        <w:trPr>
          <w:ins w:id="104" w:author="Représentant du personnel" w:date="2026-02-18T11:30:00Z"/>
        </w:trPr>
        <w:tc>
          <w:tcPr>
            <w:tcW w:w="2552" w:type="dxa"/>
          </w:tcPr>
          <w:p>
            <w:pPr>
              <w:spacing w:after="0"/>
            </w:pPr>
            <w:ins w:id="101" w:author="Représentant du personnel" w:date="2026-02-18T11:30:00Z">
              <w:r>
                <w:t xml:space="preserve">Mme G. Exemple</w:t>
              </w:r>
            </w:ins>
          </w:p>
        </w:tc>
        <w:tc>
          <w:tcPr>
            <w:tcW w:w="1814" w:type="dxa"/>
          </w:tcPr>
          <w:p>
            <w:pPr>
              <w:spacing w:after="0"/>
              <w:jc w:val="center"/>
            </w:pPr>
            <w:ins w:id="102" w:author="Représentant du personnel" w:date="2026-02-18T11:30:00Z">
              <w:r>
                <w:t xml:space="preserve">personnel (suppléante)</w:t>
              </w:r>
            </w:ins>
          </w:p>
        </w:tc>
        <w:tc>
          <w:tcPr>
            <w:tcW w:w="1134" w:type="dxa"/>
          </w:tcPr>
          <w:p>
            <w:pPr>
              <w:spacing w:after="0"/>
              <w:jc w:val="center"/>
            </w:pPr>
            <w:ins w:id="103" w:author="Représentant du personnel" w:date="2026-02-18T11:30:00Z">
              <w:r>
                <w:rPr>
                  <w:sz w:val="24"/>
                  <w:szCs w:val="24"/>
                </w:rPr>
                <w:sym w:font="Wingdings" w:char="F0FC"/>
              </w:r>
            </w:ins>
          </w:p>
        </w:tc>
        <w:tc>
          <w:tcPr>
            <w:tcW w:w="1134" w:type="dxa"/>
          </w:tcPr>
          <w:p>
            <w:pPr>
              <w:spacing w:after="0"/>
            </w:pPr>
          </w:p>
        </w:tc>
        <w:tc>
          <w:tcPr>
            <w:tcW w:w="3005" w:type="dxa"/>
          </w:tcPr>
          <w:p>
            <w:pPr>
              <w:spacing w:after="0"/>
            </w:pPr>
          </w:p>
        </w:tc>
      </w:tr>
    </w:tbl>
    <w:p>
      <w:pPr>
        <w:spacing w:before="120"/>
        <w:jc w:val="both"/>
      </w:pPr>
      <w:r>
        <w:t xml:space="preserve">Le quorum étant atteint, la présidente ouvre la séance. M. D. Exemple est désigné secrétaire adjoint de séance.</w:t>
      </w:r>
    </w:p>
    <w:p>
      <w:pPr>
        <w:pStyle w:val="Titre1"/>
      </w:pPr>
      <w:r>
        <w:t xml:space="preserve">Approbation du procès-verbal précédent</w:t>
      </w:r>
    </w:p>
    <w:p>
      <w:pPr>
        <w:jc w:val="both"/>
      </w:pPr>
      <w:r>
        <w:t xml:space="preserve">Le procès-verbal de la séance du 14 novembre 2025 est approuvé </w:t>
      </w:r>
      <w:del w:id="105" w:author="Secrétariat du comité" w:date="2026-02-16T14:05:00Z">
        <w:r>
          <w:delText xml:space="preserve">à la majorité</w:delText>
        </w:r>
      </w:del>
      <w:ins w:id="106" w:author="Secrétariat du comité" w:date="2026-02-16T14:05:00Z">
        <w:r>
          <w:t xml:space="preserve">à l’unanimité</w:t>
        </w:r>
      </w:ins>
      <w:r>
        <w:t xml:space="preserve"> des membres présents.</w:t>
      </w:r>
    </w:p>
    <w:p>
      <w:pPr>
        <w:pStyle w:val="Titre1"/>
      </w:pPr>
      <w:r>
        <w:t xml:space="preserve">Points examinés</w:t>
      </w:r>
    </w:p>
    <w:p>
      <w:pPr>
        <w:jc w:val="both"/>
      </w:pPr>
      <w:r>
        <w:rPr>
          <w:b/>
          <w:bCs/>
        </w:rPr>
        <w:t xml:space="preserve">1. Organisation du temps de travail des services techniques.</w:t>
      </w:r>
      <w:r>
        <w:t xml:space="preserve"> </w:t>
      </w:r>
      <w:commentRangeStart w:id="0"/>
      <w:r>
        <w:t xml:space="preserve">La collectivité présente le projet d’annualisation du temps de travail pour les agents des espaces verts, avec une saison haute de 39 heures hebdomadaires d’avril à septembre et une saison basse de 32 heures.</w:t>
      </w:r>
      <w:commentRangeEnd w:id="0"/>
      <w:r>
        <w:rPr>
          <w:rStyle w:val="Marquedecommentaire"/>
        </w:rPr>
        <w:commentReference w:id="0"/>
      </w:r>
      <w:ins w:id="107" w:author="Représentant du personnel" w:date="2026-02-18T11:30:00Z">
        <w:r>
          <w:t xml:space="preserve"> Les représentants du personnel demandent qu’une consultation des agents concernés soit organisée avant la mise en œuvre.</w:t>
        </w:r>
      </w:ins>
    </w:p>
    <w:p>
      <w:pPr>
        <w:jc w:val="both"/>
      </w:pPr>
      <w:r>
        <w:rPr>
          <w:b/>
          <w:bCs/>
        </w:rPr>
        <w:t xml:space="preserve">2. Plan de formation 2026.</w:t>
      </w:r>
      <w:r>
        <w:t xml:space="preserve"> Le plan prévoit 412 jours de formation, dont 38 % consacrés à la prévention des risques professionnels.</w:t>
      </w:r>
    </w:p>
    <w:p>
      <w:pPr>
        <w:jc w:val="both"/>
      </w:pPr>
      <w:r>
        <w:rPr>
          <w:b/>
          <w:bCs/>
        </w:rPr>
        <w:t xml:space="preserve">3. Rapport social unique. </w:t>
      </w:r>
      <w:r>
        <w:t xml:space="preserve">Les effectifs au 31 décembre 2025 s’élèvent à </w:t>
      </w:r>
      <w:commentRangeStart w:id="1"/>
      <w:r>
        <w:t xml:space="preserve">186 agents</w:t>
      </w:r>
      <w:commentRangeEnd w:id="1"/>
      <w:r>
        <w:rPr>
          <w:rStyle w:val="Marquedecommentaire"/>
        </w:rPr>
        <w:commentReference w:id="1"/>
      </w:r>
      <w:r>
        <w:t xml:space="preserve">, dont 141 titulaires.</w:t>
      </w:r>
    </w:p>
    <w:p>
      <w:pPr>
        <w:pStyle w:val="Titre1"/>
      </w:pPr>
      <w:r>
        <w:t xml:space="preserve">Relevé des avis</w:t>
      </w:r>
    </w:p>
    <w:tbl>
      <w:tblPr>
        <w:tblW w:w="9639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572"/>
        <w:gridCol w:w="1588"/>
        <w:gridCol w:w="1588"/>
        <w:gridCol w:w="2211"/>
      </w:tblGrid>
      <w:tr>
        <w:trPr>
          <w:tblHeader/>
        </w:trPr>
        <w:tc>
          <w:tcPr>
            <w:tcW w:w="680" w:type="dxa"/>
            <w:shd w:val="clear" w:color="auto" w:fill="D9D9D9"/>
          </w:tcPr>
          <w:p>
            <w:pPr>
              <w:spacing w:after="0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w="3572" w:type="dxa"/>
            <w:shd w:val="clear" w:color="auto" w:fill="D9D9D9"/>
          </w:tcPr>
          <w:p>
            <w:pPr>
              <w:spacing w:after="0"/>
            </w:pPr>
            <w:r>
              <w:rPr>
                <w:b/>
                <w:bCs/>
              </w:rPr>
              <w:t xml:space="preserve">Objet</w:t>
            </w:r>
          </w:p>
        </w:tc>
        <w:tc>
          <w:tcPr>
            <w:tcW w:w="1588" w:type="dxa"/>
            <w:shd w:val="clear" w:color="auto" w:fill="D9D9D9"/>
          </w:tcPr>
          <w:p>
            <w:pPr>
              <w:spacing w:after="0"/>
            </w:pPr>
            <w:r>
              <w:rPr>
                <w:b/>
                <w:bCs/>
              </w:rPr>
              <w:t xml:space="preserve">Collège employeur</w:t>
            </w:r>
          </w:p>
        </w:tc>
        <w:tc>
          <w:tcPr>
            <w:tcW w:w="1588" w:type="dxa"/>
            <w:shd w:val="clear" w:color="auto" w:fill="D9D9D9"/>
          </w:tcPr>
          <w:p>
            <w:pPr>
              <w:spacing w:after="0"/>
            </w:pPr>
            <w:r>
              <w:rPr>
                <w:b/>
                <w:bCs/>
              </w:rPr>
              <w:t xml:space="preserve">Collège personnel</w:t>
            </w:r>
          </w:p>
        </w:tc>
        <w:tc>
          <w:tcPr>
            <w:tcW w:w="2211" w:type="dxa"/>
            <w:shd w:val="clear" w:color="auto" w:fill="D9D9D9"/>
          </w:tcPr>
          <w:p>
            <w:pPr>
              <w:spacing w:after="0"/>
            </w:pPr>
            <w:r>
              <w:rPr>
                <w:b/>
                <w:bCs/>
              </w:rPr>
              <w:t xml:space="preserve">Avis</w:t>
            </w:r>
          </w:p>
        </w:tc>
      </w:tr>
      <w:tr>
        <w:tc>
          <w:tcPr>
            <w:tcW w:w="680" w:type="dxa"/>
          </w:tcPr>
          <w:p>
            <w:pPr>
              <w:numPr>
                <w:ilvl w:val="0"/>
                <w:numId w:val="1"/>
              </w:numPr>
              <w:spacing w:after="0"/>
              <w:jc w:val="center"/>
            </w:pPr>
          </w:p>
        </w:tc>
        <w:tc>
          <w:tcPr>
            <w:tcW w:w="3572" w:type="dxa"/>
          </w:tcPr>
          <w:p>
            <w:pPr>
              <w:spacing w:after="0"/>
            </w:pPr>
            <w:r>
              <w:t xml:space="preserve">Annualisation du temps de travail (espaces verts)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favorable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défavorable</w:t>
            </w:r>
          </w:p>
        </w:tc>
        <w:tc>
          <w:tcPr>
            <w:tcW w:w="2211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Avis partagé – nouvelle consultation</w:t>
            </w:r>
          </w:p>
        </w:tc>
      </w:tr>
      <w:tr>
        <w:tc>
          <w:tcPr>
            <w:tcW w:w="680" w:type="dxa"/>
          </w:tcPr>
          <w:p>
            <w:pPr>
              <w:numPr>
                <w:ilvl w:val="0"/>
                <w:numId w:val="1"/>
              </w:numPr>
              <w:spacing w:after="0"/>
              <w:jc w:val="center"/>
            </w:pPr>
          </w:p>
        </w:tc>
        <w:tc>
          <w:tcPr>
            <w:tcW w:w="3572" w:type="dxa"/>
          </w:tcPr>
          <w:p>
            <w:pPr>
              <w:spacing w:after="0"/>
            </w:pPr>
            <w:r>
              <w:t xml:space="preserve">Plan de formation 2026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favorable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favorable</w:t>
            </w:r>
          </w:p>
        </w:tc>
        <w:tc>
          <w:tcPr>
            <w:tcW w:w="2211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Avis favorable</w:t>
            </w:r>
          </w:p>
        </w:tc>
      </w:tr>
      <w:tr>
        <w:tc>
          <w:tcPr>
            <w:tcW w:w="680" w:type="dxa"/>
          </w:tcPr>
          <w:p>
            <w:pPr>
              <w:numPr>
                <w:ilvl w:val="0"/>
                <w:numId w:val="1"/>
              </w:numPr>
              <w:spacing w:after="0"/>
              <w:jc w:val="center"/>
            </w:pPr>
          </w:p>
        </w:tc>
        <w:tc>
          <w:tcPr>
            <w:tcW w:w="3572" w:type="dxa"/>
          </w:tcPr>
          <w:p>
            <w:pPr>
              <w:spacing w:after="0"/>
            </w:pPr>
            <w:r>
              <w:t xml:space="preserve">Mise à jour du document unique (DUERP)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favorable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favorable</w:t>
            </w:r>
          </w:p>
        </w:tc>
        <w:tc>
          <w:tcPr>
            <w:tcW w:w="2211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Avis favorable</w:t>
            </w:r>
          </w:p>
        </w:tc>
      </w:tr>
      <w:tr>
        <w:tc>
          <w:tcPr>
            <w:tcW w:w="680" w:type="dxa"/>
          </w:tcPr>
          <w:p>
            <w:pPr>
              <w:numPr>
                <w:ilvl w:val="0"/>
                <w:numId w:val="1"/>
              </w:numPr>
              <w:spacing w:after="0"/>
              <w:jc w:val="center"/>
            </w:pPr>
          </w:p>
        </w:tc>
        <w:tc>
          <w:tcPr>
            <w:tcW w:w="3572" w:type="dxa"/>
          </w:tcPr>
          <w:p>
            <w:pPr>
              <w:spacing w:after="0"/>
            </w:pPr>
            <w:r>
              <w:t xml:space="preserve">Charte du télétravail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favorable</w:t>
            </w:r>
          </w:p>
        </w:tc>
        <w:tc>
          <w:tcPr>
            <w:tcW w:w="1588" w:type="dxa"/>
          </w:tcPr>
          <w:p>
            <w:pPr>
              <w:spacing w:after="0"/>
              <w:jc w:val="center"/>
            </w:pPr>
            <w:r>
              <w:t xml:space="preserve">abstention</w:t>
            </w:r>
          </w:p>
        </w:tc>
        <w:tc>
          <w:tcPr>
            <w:tcW w:w="2211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Avis favorable</w:t>
            </w:r>
          </w:p>
        </w:tc>
      </w:tr>
    </w:tbl>
    <w:p>
      <w:pPr>
        <w:spacing w:before="200"/>
      </w:pPr>
      <w:r>
        <w:t xml:space="preserve">L’ordre du jour étant épuisé, la séance est levée à 11 h 50.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232"/>
        <w:gridCol w:w="3232"/>
      </w:tblGrid>
      <w:tr>
        <w:trPr>
          <w:cantSplit/>
        </w:trPr>
        <w:tc>
          <w:tcPr>
            <w:tcW w:w="3175" w:type="dxa"/>
          </w:tcPr>
          <w:p>
            <w:pPr>
              <w:spacing w:after="720"/>
              <w:jc w:val="center"/>
            </w:pPr>
            <w:r>
              <w:rPr>
                <w:b/>
                <w:bCs/>
              </w:rPr>
              <w:t xml:space="preserve">La présidente du comité</w:t>
            </w:r>
          </w:p>
          <w:p>
            <w:pPr>
              <w:spacing w:after="0"/>
              <w:jc w:val="center"/>
            </w:pPr>
            <w:r>
              <w:t xml:space="preserve">Mme A. Exemple</w:t>
            </w:r>
          </w:p>
        </w:tc>
        <w:tc>
          <w:tcPr>
            <w:tcW w:w="3232" w:type="dxa"/>
          </w:tcPr>
          <w:p>
            <w:pPr>
              <w:spacing w:after="720"/>
              <w:jc w:val="center"/>
            </w:pPr>
            <w:r>
              <w:rPr>
                <w:b/>
                <w:bCs/>
              </w:rPr>
              <w:t xml:space="preserve">Le secrétaire de séance</w:t>
            </w:r>
          </w:p>
          <w:p>
            <w:pPr>
              <w:spacing w:after="0"/>
              <w:jc w:val="center"/>
            </w:pPr>
            <w:r>
              <w:t xml:space="preserve">M. B. Exemple</w:t>
            </w:r>
          </w:p>
        </w:tc>
        <w:tc>
          <w:tcPr>
            <w:tcW w:w="3232" w:type="dxa"/>
          </w:tcPr>
          <w:p>
            <w:pPr>
              <w:spacing w:after="720"/>
              <w:jc w:val="center"/>
            </w:pPr>
            <w:r>
              <w:rPr>
                <w:b/>
                <w:bCs/>
              </w:rPr>
              <w:t xml:space="preserve">Le secrétaire adjoint</w:t>
            </w:r>
          </w:p>
          <w:p>
            <w:pPr>
              <w:spacing w:after="0"/>
              <w:jc w:val="center"/>
            </w:pPr>
            <w:r>
              <w:t xml:space="preserve">M. D. Exemple</w:t>
            </w:r>
          </w:p>
        </w:tc>
      </w:tr>
    </w:tbl>
    <w:sectPr>
      <w:footerReference w:type="default" r:id="rId1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comment w:id="0" w:author="Représentant du personnel" w:date="2026-02-18T11:30:00Z" w:initials="RP">
    <w:p w14:paraId="1C000000" w14:textId="77777777">
      <w:pPr>
        <w:pStyle w:val="Commentaire"/>
      </w:pPr>
      <w:r>
        <w:rPr>
          <w:rStyle w:val="Marquedecommentaire"/>
        </w:rPr>
        <w:annotationRef/>
      </w:r>
      <w:r>
        <w:t xml:space="preserve">Merci d’ajouter la remarque sur le calendrier de consultation des agents.</w:t>
      </w:r>
    </w:p>
  </w:comment>
  <w:comment w:id="1" w:author="Secrétariat du comité" w:date="2026-02-16T14:05:00Z" w:initials="SEC">
    <w:p w14:paraId="1C001003" w14:textId="77777777">
      <w:pPr>
        <w:pStyle w:val="Commentaire"/>
      </w:pPr>
      <w:r>
        <w:rPr>
          <w:rStyle w:val="Marquedecommentaire"/>
        </w:rPr>
        <w:annotationRef/>
      </w:r>
      <w:r>
        <w:t xml:space="preserve">Chiffre à confirmer par le service RH.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15:commentEx w15:paraId="1C000000" w15:done="0"/>
  <w15:commentEx w15:paraId="1C001003" w15:done="0"/>
</w15:commentsEx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rial"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9639"/>
      </w:tabs>
    </w:pPr>
    <w:r>
      <w:rPr>
        <w:sz w:val="16"/>
        <w:szCs w:val="16"/>
      </w:rPr>
      <w:t xml:space="preserve">PV du comité technique du 12/02/2026 – projet soumis à approbation</w:t>
    </w:r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/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2</w:t>
    </w:r>
    <w:r>
      <w:rPr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%1"/>
      <w:lvlJc w:val="left"/>
      <w:pPr>
        <w:ind w:left="0" w:hanging="0"/>
      </w:pPr>
    </w:lvl>
    <w:lvl w:ilvl="1">
      <w:start w:val="1"/>
      <w:numFmt w:val="decimal"/>
      <w:lvlText w:val="%2.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rial" w:eastAsia="Arial" w:hAnsi="Arial" w:cs="Arial"/>
        <w:kern w:val="2"/>
        <w:sz w:val="21"/>
        <w:szCs w:val="21"/>
        <w:lang w:val="fr-FR" w:eastAsia="en-US" w:bidi="ar-SA"/>
      </w:rPr>
    </w:rPrDefault>
    <w:pPrDefault>
      <w:pPr>
        <w:spacing w:after="1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4" w:space="1" w:color="000000"/>
      </w:pBdr>
      <w:spacing w:before="240" w:after="80"/>
      <w:outlineLvl w:val="0"/>
    </w:pPr>
    <w:rPr>
      <w:rFonts w:ascii="Arial" w:hAnsi="Arial" w:eastAsia="Arial" w:cs="Arial"/>
      <w:b/>
      <w:bCs/>
      <w:caps/>
      <w:color w:val="000000"/>
      <w:sz w:val="23"/>
      <w:szCs w:val="23"/>
    </w:rPr>
  </w:style>
  <w:style w:type="character" w:styleId="Titre1Car">
    <w:name w:val="Titre 1 Car"/>
    <w:basedOn w:val="Policepardfaut"/>
    <w:link w:val="Titre1"/>
    <w:uiPriority w:val="9"/>
    <w:rPr>
      <w:rFonts w:ascii="Arial" w:hAnsi="Arial" w:eastAsia="Arial" w:cs="Arial"/>
      <w:b/>
      <w:bCs/>
      <w:caps/>
      <w:color w:val="000000"/>
      <w:sz w:val="23"/>
      <w:szCs w:val="23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footer" Target="footer1.xml"/><Relationship Id="rId4" Type="http://schemas.openxmlformats.org/officeDocument/2006/relationships/comments" Target="comment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– comité technique du 12 février 2026 (projet)</dc:title>
  <dc:subject>Procès-verbal</dc:subject>
  <dc:creator>Corpus provisoire ElixirOffice (contenu fictif)</dc:creator>
  <cp:keywords>PV; révisions; compatibilité Word 2007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