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649" w:h="1928" w:hRule="exact" w:hSpace="141" w:wrap="around" w:vAnchor="page" w:hAnchor="page" w:x="6407" w:y="2835"/>
        <w:spacing w:after="0"/>
      </w:pPr>
      <w:r>
        <w:rPr>
          <w:b/>
          <w:bCs/>
          <w:sz w:val="21"/>
          <w:szCs w:val="21"/>
        </w:rPr>
        <w:t xml:space="preserve">Madame Claire Exemple</w:t>
      </w:r>
    </w:p>
    <w:p>
      <w:pPr>
        <w:framePr w:w="4649" w:h="1928" w:hRule="exact" w:hSpace="141" w:wrap="around" w:vAnchor="page" w:hAnchor="page" w:x="6407" w:y="2835"/>
        <w:spacing w:after="0"/>
      </w:pPr>
      <w:r>
        <w:rPr>
          <w:sz w:val="21"/>
          <w:szCs w:val="21"/>
        </w:rPr>
        <w:t xml:space="preserve">27 rue des Coquelicots</w:t>
      </w:r>
    </w:p>
    <w:p>
      <w:pPr>
        <w:framePr w:w="4649" w:h="1928" w:hRule="exact" w:hSpace="141" w:wrap="around" w:vAnchor="page" w:hAnchor="page" w:x="6407" w:y="2835"/>
        <w:spacing w:after="0"/>
      </w:pPr>
      <w:r>
        <w:rPr>
          <w:sz w:val="21"/>
          <w:szCs w:val="21"/>
        </w:rPr>
        <w:t xml:space="preserve">99120 VALMONT-SUR-OURSE</w:t>
      </w:r>
    </w:p>
    <w:p>
      <w:pPr>
        <w:tabs>
          <w:tab w:val="left" w:pos="1588"/>
        </w:tabs>
        <w:spacing w:after="0"/>
      </w:pPr>
      <w:r>
        <w:rPr>
          <w:color w:val="595959"/>
          <w:sz w:val="17"/>
          <w:szCs w:val="17"/>
        </w:rPr>
        <w:t xml:space="preserve">Affaire suivie par</w:t>
      </w:r>
      <w:r>
        <w:rPr>
          <w:sz w:val="17"/>
          <w:szCs w:val="17"/>
        </w:rPr>
        <w:tab/>
        <w:t xml:space="preserve">: Service urbanisme</w:t>
      </w:r>
    </w:p>
    <w:p>
      <w:pPr>
        <w:tabs>
          <w:tab w:val="left" w:pos="1588"/>
        </w:tabs>
        <w:spacing w:after="0"/>
      </w:pPr>
      <w:r>
        <w:rPr>
          <w:color w:val="595959"/>
          <w:sz w:val="17"/>
          <w:szCs w:val="17"/>
        </w:rPr>
        <w:t xml:space="preserve">Nos réf.</w:t>
      </w:r>
      <w:r>
        <w:rPr>
          <w:sz w:val="17"/>
          <w:szCs w:val="17"/>
        </w:rPr>
        <w:tab/>
        <w:t xml:space="preserve">: DGS/URB/2026-118</w:t>
      </w:r>
    </w:p>
    <w:p>
      <w:pPr>
        <w:tabs>
          <w:tab w:val="left" w:pos="1588"/>
        </w:tabs>
        <w:spacing w:after="0"/>
      </w:pPr>
      <w:r>
        <w:rPr>
          <w:color w:val="595959"/>
          <w:sz w:val="17"/>
          <w:szCs w:val="17"/>
        </w:rPr>
        <w:t xml:space="preserve">Dossier</w:t>
      </w:r>
      <w:r>
        <w:rPr>
          <w:sz w:val="17"/>
          <w:szCs w:val="17"/>
        </w:rPr>
        <w:tab/>
        <w:t xml:space="preserve">: DP 099 120 26 00018</w:t>
      </w:r>
    </w:p>
    <w:p>
      <w:pPr>
        <w:tabs>
          <w:tab w:val="left" w:pos="1588"/>
        </w:tabs>
        <w:spacing w:after="0"/>
      </w:pPr>
      <w:r>
        <w:rPr>
          <w:color w:val="595959"/>
          <w:sz w:val="17"/>
          <w:szCs w:val="17"/>
        </w:rPr>
        <w:t xml:space="preserve">Tél.</w:t>
      </w:r>
      <w:r>
        <w:rPr>
          <w:sz w:val="17"/>
          <w:szCs w:val="17"/>
        </w:rPr>
        <w:tab/>
        <w:t xml:space="preserve">: 01 99 00 12 34</w:t>
      </w:r>
    </w:p>
    <w:p>
      <w:pPr>
        <w:spacing w:before="1474" w:after="240"/>
        <w:jc w:val="right"/>
      </w:pPr>
      <w:r>
        <w:t xml:space="preserve">Valmont-sur-Ourse, le 18 mars 2026</w:t>
      </w:r>
    </w:p>
    <w:p>
      <w:pPr>
        <w:spacing w:after="0"/>
      </w:pPr>
      <w:r>
        <w:rPr>
          <w:b/>
          <w:bCs/>
        </w:rPr>
        <w:t xml:space="preserve">Objet :</w:t>
      </w:r>
      <w:r>
        <w:t xml:space="preserve"> déclaration préalable de travaux – demande de pièces complémentaires</w:t>
      </w:r>
    </w:p>
    <w:p>
      <w:pPr>
        <w:spacing w:after="240"/>
      </w:pPr>
      <w:r>
        <w:rPr>
          <w:i/>
          <w:iCs/>
          <w:sz w:val="18"/>
          <w:szCs w:val="18"/>
        </w:rPr>
        <w:t xml:space="preserve">Lettre recommandée avec accusé de réception</w:t>
      </w:r>
    </w:p>
    <w:p>
      <w:pPr>
        <w:spacing w:after="200"/>
      </w:pPr>
      <w:r>
        <w:t xml:space="preserve">Madame,</w:t>
      </w:r>
    </w:p>
    <w:p>
      <w:pPr>
        <w:jc w:val="both"/>
        <w:pPrChange w:id="104" w:author="DGS – relecture" w:date="2026-03-17T08:47:00Z">
          <w:pPr>
            <w:jc w:val="left"/>
          </w:pPr>
        </w:pPrChange>
      </w:pPr>
      <w:r>
        <w:t xml:space="preserve">Vous avez déposé le 2 mars 2026 une déclaration préalable pour la </w:t>
      </w:r>
      <w:del w:id="101" w:author="Service urbanisme – instructrice" w:date="2026-03-16T10:12:00Z">
        <w:r>
          <w:delText xml:space="preserve">construction</w:delText>
        </w:r>
      </w:del>
      <w:ins w:id="102" w:author="Service urbanisme – instructrice" w:date="2026-03-16T10:12:00Z">
        <w:r>
          <w:t xml:space="preserve">réalisation</w:t>
        </w:r>
      </w:ins>
      <w:r>
        <w:t xml:space="preserve"> d’un abri de jardin et le remplacement de votre clôture. Après examen, votre dossier est </w:t>
      </w:r>
      <w:del w:id="103" w:author="DGS – relecture" w:date="2026-03-17T08:47:00Z">
        <w:r>
          <w:delText xml:space="preserve">complet mais </w:delText>
        </w:r>
      </w:del>
      <w:r>
        <w:t xml:space="preserve">incomplet. </w:t>
      </w:r>
      <w:commentRangeStart w:id="0"/>
      <w:commentRangeStart w:id="1"/>
      <w:r>
        <w:t xml:space="preserve">Le délai d’instruction ne commencera à courir qu’à réception de l’ensemble des pièces manquantes</w:t>
      </w:r>
      <w:commentRangeEnd w:id="0"/>
      <w:r>
        <w:rPr>
          <w:rStyle w:val="Marquedecommentaire"/>
        </w:rPr>
        <w:commentReference w:id="0"/>
      </w:r>
      <w:commentRangeEnd w:id="1"/>
      <w:r>
        <w:rPr>
          <w:rStyle w:val="Marquedecommentaire"/>
        </w:rPr>
        <w:commentReference w:id="1"/>
      </w:r>
      <w:r>
        <w:t xml:space="preserve">.</w:t>
      </w:r>
    </w:p>
    <w:p>
      <w:pPr>
        <w:jc w:val="both"/>
      </w:pPr>
      <w:r>
        <w:t xml:space="preserve">Je vous remercie de bien vouloir nous transmettre, dans un délai de </w:t>
      </w:r>
      <w:r>
        <w:rPr>
          <w:b/>
          <w:bCs/>
          <w:rPrChange w:id="105" w:author="DGS – relecture" w:date="2026-03-17T08:47:00Z">
            <w:rPr/>
          </w:rPrChange>
        </w:rPr>
        <w:t xml:space="preserve">trois mois</w:t>
      </w:r>
      <w:r>
        <w:t xml:space="preserve"> à compter de la réception du présent courrier, les pièces suivantes :</w:t>
      </w:r>
    </w:p>
    <w:p>
      <w:pPr>
        <w:numPr>
          <w:ilvl w:val="0"/>
          <w:numId w:val="1"/>
        </w:numPr>
        <w:spacing w:after="40"/>
      </w:pPr>
      <w:r>
        <w:t xml:space="preserve">un plan de situation du terrain (pièce DP1) ;</w:t>
      </w:r>
    </w:p>
    <w:p>
      <w:pPr>
        <w:numPr>
          <w:ilvl w:val="0"/>
          <w:numId w:val="1"/>
        </w:numPr>
        <w:spacing w:after="40"/>
      </w:pPr>
      <w:r>
        <w:t xml:space="preserve">un plan de masse coté dans les trois dimensions (pièce DP2) ;</w:t>
      </w:r>
    </w:p>
    <w:p>
      <w:pPr>
        <w:numPr>
          <w:ilvl w:val="0"/>
          <w:numId w:val="1"/>
        </w:numPr>
        <w:spacing w:after="40"/>
        <w:rPr>
          <w:ins w:id="106" w:author="Service urbanisme – instructrice" w:date="2026-03-16T10:12:00Z"/>
        </w:rPr>
      </w:pPr>
      <w:ins w:id="107" w:author="Service urbanisme – instructrice" w:date="2026-03-16T10:12:00Z">
        <w:r>
          <w:t xml:space="preserve">une représentation de l’aspect extérieur de la clôture, avec indication des matériaux et des couleurs (pièce DP4) ;</w:t>
        </w:r>
      </w:ins>
    </w:p>
    <w:p>
      <w:pPr>
        <w:numPr>
          <w:ilvl w:val="0"/>
          <w:numId w:val="1"/>
        </w:numPr>
        <w:spacing w:after="120"/>
      </w:pPr>
      <w:r>
        <w:t xml:space="preserve">deux photographies permettant de situer le terrain dans le paysage proche et lointain (pièces DP7 et DP8).</w:t>
      </w:r>
    </w:p>
    <w:p>
      <w:pPr>
        <w:jc w:val="both"/>
        <w:rPr>
          <w:del w:id="108" w:author="DGS – relecture" w:date="2026-03-17T08:47:00Z"/>
        </w:rPr>
      </w:pPr>
      <w:del w:id="109" w:author="DGS – relecture" w:date="2026-03-17T08:47:00Z">
        <w:r>
          <w:delText xml:space="preserve">Nous vous rappelons que tout dossier incomplet sera systématiquement classé sans suite.</w:delText>
        </w:r>
      </w:del>
    </w:p>
    <w:p>
      <w:pPr>
        <w:jc w:val="both"/>
      </w:pPr>
      <w:moveToRangeStart w:id="1" w:author="DGS – relecture" w:date="2026-03-17T08:47:00Z" w:name="move_a"/>
      <w:moveTo w:id="110" w:author="DGS – relecture" w:date="2026-03-17T08:47:00Z">
        <w:r>
          <w:t xml:space="preserve">Les pièces peuvent être déposées à l’accueil de la mairie ou transmises par voie électronique sur le guichet numérique des autorisations d’urbanisme. </w:t>
        </w:r>
      </w:moveTo>
      <w:moveToRangeEnd w:id="1"/>
      <w:r>
        <w:t xml:space="preserve">Faute de production de l’ensemble de ces pièces dans le délai indiqué, votre demande fera l’objet d’une décision tacite d’opposition. </w:t>
      </w:r>
      <w:moveFromRangeStart w:id="2" w:author="DGS – relecture" w:date="2026-03-17T08:47:00Z" w:name="move_a"/>
      <w:moveFrom w:id="111" w:author="DGS – relecture" w:date="2026-03-17T08:47:00Z">
        <w:r>
          <w:t xml:space="preserve">Les pièces peuvent être déposées à l’accueil de la mairie ou transmises par voie électronique sur le guichet numérique des autorisations d’urbanisme.</w:t>
        </w:r>
      </w:moveFrom>
      <w:moveFromRangeEnd w:id="2"/>
    </w:p>
    <w:p>
      <w:pPr>
        <w:jc w:val="both"/>
      </w:pPr>
      <w:r>
        <w:t xml:space="preserve">Le service urbanisme se tient à votre disposition pour tout renseignement complémentaire.</w:t>
      </w:r>
    </w:p>
    <w:p>
      <w:pPr>
        <w:spacing w:after="360"/>
        <w:jc w:val="both"/>
      </w:pPr>
      <w:r>
        <w:t xml:space="preserve">Je vous prie d’agréer, Madame, l’expression de mes salutations distinguées.</w:t>
      </w:r>
    </w:p>
    <w:p>
      <w:pPr>
        <w:keepNext/>
        <w:spacing w:after="0"/>
        <w:ind w:left="4820"/>
      </w:pPr>
      <w:r>
        <w:t xml:space="preserve">Pour le Maire et par délégation,</w:t>
      </w:r>
    </w:p>
    <w:p>
      <w:pPr>
        <w:keepNext/>
        <w:spacing w:after="720"/>
        <w:ind w:left="4820"/>
      </w:pPr>
      <w:commentRangeStart w:id="2"/>
      <w:r>
        <w:t xml:space="preserve">L’adjoint délégué à l’urbanisme</w:t>
      </w:r>
      <w:commentRangeEnd w:id="2"/>
      <w:r>
        <w:rPr>
          <w:rStyle w:val="Marquedecommentaire"/>
        </w:rPr>
        <w:commentReference w:id="2"/>
      </w:r>
    </w:p>
    <w:p>
      <w:pPr>
        <w:ind w:left="4820"/>
      </w:pPr>
      <w:r>
        <w:rPr>
          <w:b/>
          <w:bCs/>
        </w:rPr>
        <w:t xml:space="preserve">Jean-Marc Exemple</w:t>
      </w:r>
    </w:p>
    <w:p>
      <w:pPr>
        <w:spacing w:before="360"/>
        <w:jc w:val="both"/>
      </w:pPr>
      <w:r>
        <w:rPr>
          <w:i/>
          <w:iCs/>
          <w:sz w:val="16"/>
          <w:szCs w:val="16"/>
        </w:rPr>
        <w:t xml:space="preserve">Voies et délais de recours : la présente demande ne constitue pas une décision susceptible de recours.</w:t>
      </w:r>
    </w:p>
    <w:sectPr>
      <w:headerReference w:type="first" r:id="rId1"/>
      <w:headerReference w:type="default" r:id="rId4"/>
      <w:footerReference w:type="first" r:id="rId9"/>
      <w:footerReference w:type="default" r:id="rId9"/>
      <w:pgSz w:w="11906" w:h="16838"/>
      <w:pgMar w:top="2041" w:right="1134" w:bottom="1304" w:left="1418" w:header="567" w:footer="45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comment w:id="0" w:author="DGS – relecture" w:date="2026-03-17T08:47:00Z" w:initials="DGS">
    <w:p w14:paraId="1C000000" w14:textId="77777777">
      <w:pPr>
        <w:pStyle w:val="Commentaire"/>
      </w:pPr>
      <w:r>
        <w:rPr>
          <w:rStyle w:val="Marquedecommentaire"/>
        </w:rPr>
        <w:annotationRef/>
      </w:r>
      <w:r>
        <w:t xml:space="preserve">Vérifier : le délai d’instruction est-il bien interrompu jusqu’à réception ?</w:t>
      </w:r>
    </w:p>
  </w:comment>
  <w:comment w:id="1" w:author="Service urbanisme – instructrice" w:date="2026-03-17T09:15:00Z" w:initials="URB">
    <w:p w14:paraId="1C001003" w14:textId="77777777">
      <w:pPr>
        <w:pStyle w:val="Commentaire"/>
      </w:pPr>
      <w:r>
        <w:rPr>
          <w:rStyle w:val="Marquedecommentaire"/>
        </w:rPr>
        <w:annotationRef/>
      </w:r>
      <w:r>
        <w:t xml:space="preserve">Oui : article R. 423-39 du code de l’urbanisme, le délai court à compter de la réception des pièces.</w:t>
      </w:r>
    </w:p>
  </w:comment>
  <w:comment w:id="2" w:author="Service urbanisme – instructrice" w:date="2026-03-16T10:12:00Z" w:initials="URB">
    <w:p w14:paraId="1C002006" w14:textId="77777777">
      <w:pPr>
        <w:pStyle w:val="Commentaire"/>
      </w:pPr>
      <w:r>
        <w:rPr>
          <w:rStyle w:val="Marquedecommentaire"/>
        </w:rPr>
        <w:annotationRef/>
      </w:r>
      <w:r>
        <w:t xml:space="preserve">Signature : adjoint délégué ou maire ? À confirmer avec le cabinet.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15:commentEx w15:paraId="1C000000" w15:done="0"/>
  <w15:commentEx w15:paraId="1C001003" w15:paraIdParent="1C000000" w15:done="0"/>
  <w15:commentEx w15:paraId="1C002006" w15:done="1"/>
</w15:commentsEx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Marianne">
    <w:charset w:val="00"/>
    <w:family w:val="swiss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1F3864"/>
      </w:pBdr>
      <w:jc w:val="center"/>
    </w:pPr>
    <w:r>
      <w:rPr>
        <w:color w:val="595959"/>
        <w:sz w:val="15"/>
        <w:szCs w:val="15"/>
      </w:rPr>
      <w:t xml:space="preserve">Hôtel de ville – 1 place de la République – 99120 Valmont-sur-Ourse</w:t>
    </w:r>
  </w:p>
  <w:p>
    <w:pPr>
      <w:pStyle w:val="Pieddepage"/>
      <w:jc w:val="center"/>
    </w:pPr>
    <w:r>
      <w:rPr>
        <w:color w:val="595959"/>
        <w:sz w:val="15"/>
        <w:szCs w:val="15"/>
      </w:rPr>
      <w:t xml:space="preserve">Accueil du public : du lundi au vendredi, 8 h 30 – 12 h et 13 h 30 – 17 h · Tél. 01 99 00 12 00 · urbanisme@valmont-sur-ourse.example.org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ind w:left="1361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720000" cy="720000"/>
          <wp:effectExtent l="0" t="0" r="0" b="0"/>
          <wp:wrapSquare wrapText="bothSides"/>
          <wp:docPr id="1" name="Blason 1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laso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0000" cy="72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1F3864"/>
        <w:sz w:val="22"/>
        <w:szCs w:val="22"/>
      </w:rPr>
      <w:t xml:space="preserve">COMMUNE DE VALMONT-SUR-OURSE</w:t>
    </w:r>
  </w:p>
  <w:p>
    <w:pPr>
      <w:pStyle w:val="En-tte"/>
      <w:ind w:left="1361"/>
    </w:pPr>
    <w:r>
      <w:rPr>
        <w:sz w:val="18"/>
        <w:szCs w:val="18"/>
      </w:rPr>
      <w:t xml:space="preserve">Direction générale des services</w:t>
    </w:r>
  </w:p>
  <w:p>
    <w:pPr>
      <w:pStyle w:val="En-tte"/>
      <w:ind w:left="1361"/>
    </w:pPr>
    <w:r>
      <w:rPr>
        <w:sz w:val="18"/>
        <w:szCs w:val="18"/>
      </w:rPr>
      <w:t xml:space="preserve">Pôle aménagement – Service urbanisme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color w:val="7F7F7F"/>
        <w:sz w:val="16"/>
        <w:szCs w:val="16"/>
      </w:rPr>
      <w:t xml:space="preserve">DP 099 120 26 00018 – suite</w:t>
    </w:r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/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2</w:t>
    </w:r>
    <w:r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%1."/>
      <w:lvlJc w:val="left"/>
      <w:pPr>
        <w:ind w:left="567" w:hanging="283"/>
      </w:pPr>
    </w:lvl>
    <w:lvl w:ilvl="1">
      <w:start w:val="1"/>
      <w:numFmt w:val="decimal"/>
      <w:lvlText w:val="%2."/>
      <w:lvlJc w:val="left"/>
      <w:pPr>
        <w:ind w:left="1287" w:hanging="283"/>
      </w:pPr>
    </w:lvl>
    <w:lvl w:ilvl="2">
      <w:start w:val="1"/>
      <w:numFmt w:val="decimal"/>
      <w:lvlText w:val="%3."/>
      <w:lvlJc w:val="left"/>
      <w:pPr>
        <w:ind w:left="2007" w:hanging="283"/>
      </w:pPr>
    </w:lvl>
    <w:lvl w:ilvl="3">
      <w:start w:val="1"/>
      <w:numFmt w:val="decimal"/>
      <w:lvlText w:val="%4."/>
      <w:lvlJc w:val="left"/>
      <w:pPr>
        <w:ind w:left="2727" w:hanging="283"/>
      </w:pPr>
    </w:lvl>
    <w:lvl w:ilvl="4">
      <w:start w:val="1"/>
      <w:numFmt w:val="decimal"/>
      <w:lvlText w:val="%5."/>
      <w:lvlJc w:val="left"/>
      <w:pPr>
        <w:ind w:left="3447" w:hanging="283"/>
      </w:pPr>
    </w:lvl>
    <w:lvl w:ilvl="5">
      <w:start w:val="1"/>
      <w:numFmt w:val="decimal"/>
      <w:lvlText w:val="%6."/>
      <w:lvlJc w:val="left"/>
      <w:pPr>
        <w:ind w:left="4167" w:hanging="283"/>
      </w:pPr>
    </w:lvl>
    <w:lvl w:ilvl="6">
      <w:start w:val="1"/>
      <w:numFmt w:val="decimal"/>
      <w:lvlText w:val="%7."/>
      <w:lvlJc w:val="left"/>
      <w:pPr>
        <w:ind w:left="4887" w:hanging="283"/>
      </w:pPr>
    </w:lvl>
    <w:lvl w:ilvl="7">
      <w:start w:val="1"/>
      <w:numFmt w:val="decimal"/>
      <w:lvlText w:val="%8."/>
      <w:lvlJc w:val="left"/>
      <w:pPr>
        <w:ind w:left="5607" w:hanging="283"/>
      </w:pPr>
    </w:lvl>
    <w:lvl w:ilvl="8">
      <w:start w:val="1"/>
      <w:numFmt w:val="decimal"/>
      <w:lvlText w:val="%9."/>
      <w:lvlJc w:val="left"/>
      <w:pPr>
        <w:ind w:left="6327" w:hanging="283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Marianne" w:eastAsia="Marianne" w:hAnsi="Marianne" w:cs="Marianne"/>
        <w:kern w:val="2"/>
        <w:sz w:val="20"/>
        <w:szCs w:val="20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comments" Target="comments.xml"/><Relationship Id="rId11" Type="http://schemas.microsoft.com/office/2011/relationships/commentsExtended" Target="commentsExtended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Courrier – demande de pièces complémentaires DP 099 120 26 00018</dc:title>
  <dc:subject>Courrier officiel (projet en relecture)</dc:subject>
  <dc:creator>Corpus provisoire ElixirOffice (contenu fictif)</dc:creator>
  <cp:keywords>courrier; révisions; commentaires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